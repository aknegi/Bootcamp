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Introduction to HTML/CSS</w:t>
      </w:r>
    </w:p>
    <w:p w:rsidR="00000000" w:rsidDel="00000000" w:rsidP="00000000" w:rsidRDefault="00000000" w:rsidRPr="00000000" w14:paraId="00000002">
      <w:pPr>
        <w:jc w:val="center"/>
        <w:rPr>
          <w:b w:val="1"/>
          <w:sz w:val="32"/>
          <w:szCs w:val="32"/>
          <w:u w:val="single"/>
        </w:rPr>
      </w:pPr>
      <w:r w:rsidDel="00000000" w:rsidR="00000000" w:rsidRPr="00000000">
        <w:rPr>
          <w:b w:val="1"/>
          <w:sz w:val="32"/>
          <w:szCs w:val="32"/>
          <w:u w:val="single"/>
          <w:rtl w:val="0"/>
        </w:rPr>
        <w:t xml:space="preserve">Date 09/feb/2021</w:t>
      </w:r>
    </w:p>
    <w:p w:rsidR="00000000" w:rsidDel="00000000" w:rsidP="00000000" w:rsidRDefault="00000000" w:rsidRPr="00000000" w14:paraId="00000003">
      <w:pPr>
        <w:jc w:val="left"/>
        <w:rPr>
          <w:b w:val="1"/>
          <w:color w:val="999999"/>
          <w:sz w:val="27"/>
          <w:szCs w:val="27"/>
        </w:rPr>
      </w:pPr>
      <w:r w:rsidDel="00000000" w:rsidR="00000000" w:rsidRPr="00000000">
        <w:rPr>
          <w:rtl w:val="0"/>
        </w:rPr>
      </w:r>
    </w:p>
    <w:p w:rsidR="00000000" w:rsidDel="00000000" w:rsidP="00000000" w:rsidRDefault="00000000" w:rsidRPr="00000000" w14:paraId="00000004">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1.How are inline and block elements different from each other?</w:t>
      </w:r>
    </w:p>
    <w:p w:rsidR="00000000" w:rsidDel="00000000" w:rsidP="00000000" w:rsidRDefault="00000000" w:rsidRPr="00000000" w14:paraId="00000005">
      <w:pPr>
        <w:shd w:fill="ffffff" w:val="clear"/>
        <w:spacing w:after="280" w:before="280" w:lineRule="auto"/>
        <w:rPr>
          <w:sz w:val="27"/>
          <w:szCs w:val="27"/>
        </w:rPr>
      </w:pPr>
      <w:r w:rsidDel="00000000" w:rsidR="00000000" w:rsidRPr="00000000">
        <w:rPr>
          <w:sz w:val="27"/>
          <w:szCs w:val="27"/>
          <w:rtl w:val="0"/>
        </w:rPr>
        <w:t xml:space="preserve">1) Block level elements always start from a new line whereas inline elements don’t start from a new line.</w:t>
      </w:r>
    </w:p>
    <w:p w:rsidR="00000000" w:rsidDel="00000000" w:rsidP="00000000" w:rsidRDefault="00000000" w:rsidRPr="00000000" w14:paraId="00000006">
      <w:pPr>
        <w:shd w:fill="ffffff" w:val="clear"/>
        <w:spacing w:after="280" w:before="280" w:lineRule="auto"/>
        <w:rPr>
          <w:sz w:val="27"/>
          <w:szCs w:val="27"/>
        </w:rPr>
      </w:pPr>
      <w:r w:rsidDel="00000000" w:rsidR="00000000" w:rsidRPr="00000000">
        <w:rPr>
          <w:sz w:val="27"/>
          <w:szCs w:val="27"/>
          <w:rtl w:val="0"/>
        </w:rPr>
        <w:t xml:space="preserve">2) Block level elements take up all the width (left and right) available whereas inline elements take only that amount of width which is necessary for the content.</w:t>
      </w:r>
    </w:p>
    <w:p w:rsidR="00000000" w:rsidDel="00000000" w:rsidP="00000000" w:rsidRDefault="00000000" w:rsidRPr="00000000" w14:paraId="00000007">
      <w:pPr>
        <w:shd w:fill="ffffff" w:val="clear"/>
        <w:spacing w:after="280" w:before="280" w:lineRule="auto"/>
        <w:rPr>
          <w:sz w:val="27"/>
          <w:szCs w:val="27"/>
        </w:rPr>
      </w:pPr>
      <w:r w:rsidDel="00000000" w:rsidR="00000000" w:rsidRPr="00000000">
        <w:rPr>
          <w:sz w:val="27"/>
          <w:szCs w:val="27"/>
          <w:rtl w:val="0"/>
        </w:rPr>
        <w:t xml:space="preserve">3) Block elements has margin on both top and bottom whereas inline elements don’t.</w:t>
      </w:r>
    </w:p>
    <w:p w:rsidR="00000000" w:rsidDel="00000000" w:rsidP="00000000" w:rsidRDefault="00000000" w:rsidRPr="00000000" w14:paraId="00000008">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Inline element Example</w:t>
        <w:tab/>
        <w:tab/>
        <w:t xml:space="preserve">Block elements example</w:t>
      </w:r>
    </w:p>
    <w:p w:rsidR="00000000" w:rsidDel="00000000" w:rsidP="00000000" w:rsidRDefault="00000000" w:rsidRPr="00000000" w14:paraId="00000009">
      <w:pPr>
        <w:shd w:fill="ffffff" w:val="clear"/>
        <w:spacing w:after="280" w:before="280" w:lineRule="auto"/>
        <w:rPr>
          <w:b w:val="1"/>
          <w:color w:val="999999"/>
          <w:sz w:val="27"/>
          <w:szCs w:val="27"/>
        </w:rPr>
      </w:pPr>
      <w:r w:rsidDel="00000000" w:rsidR="00000000" w:rsidRPr="00000000">
        <w:rPr>
          <w:b w:val="1"/>
          <w:color w:val="999999"/>
          <w:sz w:val="27"/>
          <w:szCs w:val="27"/>
        </w:rPr>
        <w:drawing>
          <wp:inline distB="114300" distT="114300" distL="114300" distR="114300">
            <wp:extent cx="2657475" cy="2956190"/>
            <wp:effectExtent b="0" l="0" r="0" t="0"/>
            <wp:docPr id="4" name="image3.png"/>
            <a:graphic>
              <a:graphicData uri="http://schemas.openxmlformats.org/drawingml/2006/picture">
                <pic:pic>
                  <pic:nvPicPr>
                    <pic:cNvPr id="0" name="image3.png"/>
                    <pic:cNvPicPr preferRelativeResize="0"/>
                  </pic:nvPicPr>
                  <pic:blipFill>
                    <a:blip r:embed="rId6"/>
                    <a:srcRect b="0" l="4690" r="48576" t="7630"/>
                    <a:stretch>
                      <a:fillRect/>
                    </a:stretch>
                  </pic:blipFill>
                  <pic:spPr>
                    <a:xfrm>
                      <a:off x="0" y="0"/>
                      <a:ext cx="2657475" cy="2956190"/>
                    </a:xfrm>
                    <a:prstGeom prst="rect"/>
                    <a:ln/>
                  </pic:spPr>
                </pic:pic>
              </a:graphicData>
            </a:graphic>
          </wp:inline>
        </w:drawing>
      </w:r>
      <w:r w:rsidDel="00000000" w:rsidR="00000000" w:rsidRPr="00000000">
        <w:rPr>
          <w:b w:val="1"/>
          <w:color w:val="999999"/>
          <w:sz w:val="27"/>
          <w:szCs w:val="27"/>
        </w:rPr>
        <w:drawing>
          <wp:inline distB="114300" distT="114300" distL="114300" distR="114300">
            <wp:extent cx="2671763" cy="3038475"/>
            <wp:effectExtent b="0" l="0" r="0" t="0"/>
            <wp:docPr id="6" name="image11.png"/>
            <a:graphic>
              <a:graphicData uri="http://schemas.openxmlformats.org/drawingml/2006/picture">
                <pic:pic>
                  <pic:nvPicPr>
                    <pic:cNvPr id="0" name="image11.png"/>
                    <pic:cNvPicPr preferRelativeResize="0"/>
                  </pic:nvPicPr>
                  <pic:blipFill>
                    <a:blip r:embed="rId7"/>
                    <a:srcRect b="0" l="5448" r="47916" t="9036"/>
                    <a:stretch>
                      <a:fillRect/>
                    </a:stretch>
                  </pic:blipFill>
                  <pic:spPr>
                    <a:xfrm>
                      <a:off x="0" y="0"/>
                      <a:ext cx="2671763"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0B">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0C">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0D">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2.Explain the difference between visibility:hidden and display:none</w:t>
      </w:r>
    </w:p>
    <w:p w:rsidR="00000000" w:rsidDel="00000000" w:rsidP="00000000" w:rsidRDefault="00000000" w:rsidRPr="00000000" w14:paraId="0000000E">
      <w:pPr>
        <w:shd w:fill="ffffff" w:val="clear"/>
        <w:spacing w:after="280" w:before="280" w:lineRule="auto"/>
        <w:rPr>
          <w:sz w:val="27"/>
          <w:szCs w:val="27"/>
        </w:rPr>
      </w:pPr>
      <w:r w:rsidDel="00000000" w:rsidR="00000000" w:rsidRPr="00000000">
        <w:rPr>
          <w:sz w:val="27"/>
          <w:szCs w:val="27"/>
          <w:rtl w:val="0"/>
        </w:rPr>
        <w:t xml:space="preserve">The major difference between visibility:hidden and display:none is that in </w:t>
      </w:r>
      <w:r w:rsidDel="00000000" w:rsidR="00000000" w:rsidRPr="00000000">
        <w:rPr>
          <w:b w:val="1"/>
          <w:sz w:val="27"/>
          <w:szCs w:val="27"/>
          <w:rtl w:val="0"/>
        </w:rPr>
        <w:t xml:space="preserve">visibility:hidden</w:t>
      </w:r>
      <w:r w:rsidDel="00000000" w:rsidR="00000000" w:rsidRPr="00000000">
        <w:rPr>
          <w:sz w:val="27"/>
          <w:szCs w:val="27"/>
          <w:rtl w:val="0"/>
        </w:rPr>
        <w:t xml:space="preserve"> the element won’t be visible but it will take up that space but in </w:t>
      </w:r>
      <w:r w:rsidDel="00000000" w:rsidR="00000000" w:rsidRPr="00000000">
        <w:rPr>
          <w:b w:val="1"/>
          <w:sz w:val="27"/>
          <w:szCs w:val="27"/>
          <w:rtl w:val="0"/>
        </w:rPr>
        <w:t xml:space="preserve">display:none</w:t>
      </w:r>
      <w:r w:rsidDel="00000000" w:rsidR="00000000" w:rsidRPr="00000000">
        <w:rPr>
          <w:sz w:val="27"/>
          <w:szCs w:val="27"/>
          <w:rtl w:val="0"/>
        </w:rPr>
        <w:t xml:space="preserve"> the page will appear as such that element isn’t there(hidden element won’t occupy any space).</w:t>
      </w:r>
    </w:p>
    <w:p w:rsidR="00000000" w:rsidDel="00000000" w:rsidP="00000000" w:rsidRDefault="00000000" w:rsidRPr="00000000" w14:paraId="0000000F">
      <w:pPr>
        <w:shd w:fill="ffffff" w:val="clear"/>
        <w:spacing w:after="280" w:before="280" w:lineRule="auto"/>
        <w:rPr>
          <w:sz w:val="27"/>
          <w:szCs w:val="27"/>
        </w:rPr>
      </w:pPr>
      <w:r w:rsidDel="00000000" w:rsidR="00000000" w:rsidRPr="00000000">
        <w:rPr>
          <w:sz w:val="27"/>
          <w:szCs w:val="27"/>
        </w:rPr>
        <w:drawing>
          <wp:inline distB="114300" distT="114300" distL="114300" distR="114300">
            <wp:extent cx="2752725" cy="3343275"/>
            <wp:effectExtent b="0" l="0" r="0" t="0"/>
            <wp:docPr id="9" name="image2.png"/>
            <a:graphic>
              <a:graphicData uri="http://schemas.openxmlformats.org/drawingml/2006/picture">
                <pic:pic>
                  <pic:nvPicPr>
                    <pic:cNvPr id="0" name="image2.png"/>
                    <pic:cNvPicPr preferRelativeResize="0"/>
                  </pic:nvPicPr>
                  <pic:blipFill>
                    <a:blip r:embed="rId8"/>
                    <a:srcRect b="0" l="5288" r="48397" t="0"/>
                    <a:stretch>
                      <a:fillRect/>
                    </a:stretch>
                  </pic:blipFill>
                  <pic:spPr>
                    <a:xfrm>
                      <a:off x="0" y="0"/>
                      <a:ext cx="2752725" cy="3343275"/>
                    </a:xfrm>
                    <a:prstGeom prst="rect"/>
                    <a:ln/>
                  </pic:spPr>
                </pic:pic>
              </a:graphicData>
            </a:graphic>
          </wp:inline>
        </w:drawing>
      </w:r>
      <w:r w:rsidDel="00000000" w:rsidR="00000000" w:rsidRPr="00000000">
        <w:rPr>
          <w:sz w:val="27"/>
          <w:szCs w:val="27"/>
        </w:rPr>
        <w:drawing>
          <wp:inline distB="114300" distT="114300" distL="114300" distR="114300">
            <wp:extent cx="2809875" cy="3343275"/>
            <wp:effectExtent b="0" l="0" r="0" t="0"/>
            <wp:docPr id="5" name="image9.png"/>
            <a:graphic>
              <a:graphicData uri="http://schemas.openxmlformats.org/drawingml/2006/picture">
                <pic:pic>
                  <pic:nvPicPr>
                    <pic:cNvPr id="0" name="image9.png"/>
                    <pic:cNvPicPr preferRelativeResize="0"/>
                  </pic:nvPicPr>
                  <pic:blipFill>
                    <a:blip r:embed="rId9"/>
                    <a:srcRect b="0" l="5288" r="47435" t="0"/>
                    <a:stretch>
                      <a:fillRect/>
                    </a:stretch>
                  </pic:blipFill>
                  <pic:spPr>
                    <a:xfrm>
                      <a:off x="0" y="0"/>
                      <a:ext cx="28098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3. Explain the clear and float properties.</w:t>
      </w:r>
    </w:p>
    <w:p w:rsidR="00000000" w:rsidDel="00000000" w:rsidP="00000000" w:rsidRDefault="00000000" w:rsidRPr="00000000" w14:paraId="00000011">
      <w:pPr>
        <w:shd w:fill="ffffff" w:val="clear"/>
        <w:spacing w:after="280" w:before="280" w:lineRule="auto"/>
        <w:rPr>
          <w:sz w:val="27"/>
          <w:szCs w:val="27"/>
        </w:rPr>
      </w:pPr>
      <w:r w:rsidDel="00000000" w:rsidR="00000000" w:rsidRPr="00000000">
        <w:rPr>
          <w:sz w:val="27"/>
          <w:szCs w:val="27"/>
          <w:rtl w:val="0"/>
        </w:rPr>
        <w:t xml:space="preserve">These are the property of an element in a CSS</w:t>
      </w:r>
    </w:p>
    <w:p w:rsidR="00000000" w:rsidDel="00000000" w:rsidP="00000000" w:rsidRDefault="00000000" w:rsidRPr="00000000" w14:paraId="00000012">
      <w:pPr>
        <w:numPr>
          <w:ilvl w:val="0"/>
          <w:numId w:val="3"/>
        </w:numPr>
        <w:shd w:fill="ffffff" w:val="clear"/>
        <w:spacing w:after="280" w:before="280" w:lineRule="auto"/>
        <w:ind w:left="720" w:hanging="360"/>
        <w:rPr>
          <w:sz w:val="27"/>
          <w:szCs w:val="27"/>
          <w:u w:val="none"/>
        </w:rPr>
      </w:pPr>
      <w:r w:rsidDel="00000000" w:rsidR="00000000" w:rsidRPr="00000000">
        <w:rPr>
          <w:sz w:val="27"/>
          <w:szCs w:val="27"/>
          <w:rtl w:val="0"/>
        </w:rPr>
        <w:t xml:space="preserve"> Float</w:t>
      </w:r>
    </w:p>
    <w:p w:rsidR="00000000" w:rsidDel="00000000" w:rsidP="00000000" w:rsidRDefault="00000000" w:rsidRPr="00000000" w14:paraId="00000013">
      <w:pPr>
        <w:shd w:fill="ffffff" w:val="clear"/>
        <w:spacing w:after="280" w:before="280" w:lineRule="auto"/>
        <w:rPr>
          <w:color w:val="222222"/>
          <w:sz w:val="27"/>
          <w:szCs w:val="27"/>
          <w:highlight w:val="white"/>
        </w:rPr>
      </w:pPr>
      <w:r w:rsidDel="00000000" w:rsidR="00000000" w:rsidRPr="00000000">
        <w:rPr>
          <w:sz w:val="27"/>
          <w:szCs w:val="27"/>
          <w:rtl w:val="0"/>
        </w:rPr>
        <w:t xml:space="preserve">This property is used to decide how an element will float i.e. it is a positioning property and it is used to float an element to </w:t>
      </w:r>
      <w:r w:rsidDel="00000000" w:rsidR="00000000" w:rsidRPr="00000000">
        <w:rPr>
          <w:color w:val="222222"/>
          <w:sz w:val="27"/>
          <w:szCs w:val="27"/>
          <w:highlight w:val="white"/>
          <w:rtl w:val="0"/>
        </w:rPr>
        <w:t xml:space="preserve"> the left or right corner of parent element and the next element or text wrapping around the left or right to it.</w:t>
      </w:r>
    </w:p>
    <w:p w:rsidR="00000000" w:rsidDel="00000000" w:rsidP="00000000" w:rsidRDefault="00000000" w:rsidRPr="00000000" w14:paraId="00000014">
      <w:pPr>
        <w:shd w:fill="ffffff" w:val="clear"/>
        <w:spacing w:after="280" w:before="280" w:lineRule="auto"/>
        <w:rPr>
          <w:color w:val="222222"/>
          <w:sz w:val="27"/>
          <w:szCs w:val="27"/>
          <w:highlight w:val="white"/>
        </w:rPr>
      </w:pPr>
      <w:r w:rsidDel="00000000" w:rsidR="00000000" w:rsidRPr="00000000">
        <w:rPr>
          <w:color w:val="222222"/>
          <w:sz w:val="27"/>
          <w:szCs w:val="27"/>
          <w:highlight w:val="white"/>
          <w:rtl w:val="0"/>
        </w:rPr>
        <w:t xml:space="preserve">It has four values, left, right, none, inherit.</w:t>
      </w:r>
    </w:p>
    <w:p w:rsidR="00000000" w:rsidDel="00000000" w:rsidP="00000000" w:rsidRDefault="00000000" w:rsidRPr="00000000" w14:paraId="00000015">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16">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17">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4. explain difference between absolute, relative,fixed and static.</w:t>
      </w:r>
    </w:p>
    <w:p w:rsidR="00000000" w:rsidDel="00000000" w:rsidP="00000000" w:rsidRDefault="00000000" w:rsidRPr="00000000" w14:paraId="00000018">
      <w:pPr>
        <w:shd w:fill="ffffff" w:val="clear"/>
        <w:spacing w:after="280" w:before="280" w:lineRule="auto"/>
        <w:rPr>
          <w:sz w:val="27"/>
          <w:szCs w:val="27"/>
        </w:rPr>
      </w:pPr>
      <w:r w:rsidDel="00000000" w:rsidR="00000000" w:rsidRPr="00000000">
        <w:rPr>
          <w:sz w:val="27"/>
          <w:szCs w:val="27"/>
          <w:rtl w:val="0"/>
        </w:rPr>
        <w:t xml:space="preserve">The position property specifies the type of positioning method used for an element.</w:t>
      </w:r>
    </w:p>
    <w:p w:rsidR="00000000" w:rsidDel="00000000" w:rsidP="00000000" w:rsidRDefault="00000000" w:rsidRPr="00000000" w14:paraId="00000019">
      <w:pPr>
        <w:numPr>
          <w:ilvl w:val="0"/>
          <w:numId w:val="2"/>
        </w:numPr>
        <w:shd w:fill="ffffff" w:val="clear"/>
        <w:spacing w:after="0" w:afterAutospacing="0" w:before="280" w:lineRule="auto"/>
        <w:ind w:left="720" w:hanging="360"/>
        <w:rPr>
          <w:sz w:val="27"/>
          <w:szCs w:val="27"/>
        </w:rPr>
      </w:pPr>
      <w:r w:rsidDel="00000000" w:rsidR="00000000" w:rsidRPr="00000000">
        <w:rPr>
          <w:sz w:val="27"/>
          <w:szCs w:val="27"/>
          <w:rtl w:val="0"/>
        </w:rPr>
        <w:t xml:space="preserve">static - this is default for all the elements, </w:t>
      </w:r>
      <w:r w:rsidDel="00000000" w:rsidR="00000000" w:rsidRPr="00000000">
        <w:rPr>
          <w:sz w:val="27"/>
          <w:szCs w:val="27"/>
          <w:highlight w:val="white"/>
          <w:rtl w:val="0"/>
        </w:rPr>
        <w:t xml:space="preserve"> it just means that the element will flow into the page as it normally would.</w:t>
      </w:r>
    </w:p>
    <w:p w:rsidR="00000000" w:rsidDel="00000000" w:rsidP="00000000" w:rsidRDefault="00000000" w:rsidRPr="00000000" w14:paraId="0000001A">
      <w:pPr>
        <w:numPr>
          <w:ilvl w:val="0"/>
          <w:numId w:val="2"/>
        </w:numPr>
        <w:shd w:fill="ffffff" w:val="clear"/>
        <w:spacing w:after="0" w:afterAutospacing="0" w:before="0" w:beforeAutospacing="0" w:lineRule="auto"/>
        <w:ind w:left="720" w:hanging="360"/>
        <w:rPr>
          <w:sz w:val="27"/>
          <w:szCs w:val="27"/>
          <w:highlight w:val="white"/>
        </w:rPr>
      </w:pPr>
      <w:r w:rsidDel="00000000" w:rsidR="00000000" w:rsidRPr="00000000">
        <w:rPr>
          <w:sz w:val="27"/>
          <w:szCs w:val="27"/>
          <w:highlight w:val="white"/>
          <w:rtl w:val="0"/>
        </w:rPr>
        <w:t xml:space="preserve">Relative - it means relative to itself, if we don't provide left, right, top or bottom, there will be no effect on the position of the element and we may call it static. Although, if we move it elsewhere, it will appear on top of a statically positioned element.</w:t>
      </w:r>
    </w:p>
    <w:p w:rsidR="00000000" w:rsidDel="00000000" w:rsidP="00000000" w:rsidRDefault="00000000" w:rsidRPr="00000000" w14:paraId="0000001B">
      <w:pPr>
        <w:numPr>
          <w:ilvl w:val="0"/>
          <w:numId w:val="2"/>
        </w:numPr>
        <w:shd w:fill="ffffff" w:val="clear"/>
        <w:spacing w:after="0" w:afterAutospacing="0" w:before="0" w:beforeAutospacing="0" w:lineRule="auto"/>
        <w:ind w:left="720" w:hanging="360"/>
        <w:rPr>
          <w:sz w:val="27"/>
          <w:szCs w:val="27"/>
          <w:highlight w:val="white"/>
        </w:rPr>
      </w:pPr>
      <w:r w:rsidDel="00000000" w:rsidR="00000000" w:rsidRPr="00000000">
        <w:rPr>
          <w:sz w:val="27"/>
          <w:szCs w:val="27"/>
          <w:highlight w:val="white"/>
          <w:rtl w:val="0"/>
        </w:rPr>
        <w:t xml:space="preserve">Fixed - it is fixed with respect to the viewport or screen i.e. it won’t up/ down anywhere even if we scroll the screen.</w:t>
      </w:r>
    </w:p>
    <w:p w:rsidR="00000000" w:rsidDel="00000000" w:rsidP="00000000" w:rsidRDefault="00000000" w:rsidRPr="00000000" w14:paraId="0000001C">
      <w:pPr>
        <w:numPr>
          <w:ilvl w:val="0"/>
          <w:numId w:val="2"/>
        </w:numPr>
        <w:shd w:fill="ffffff" w:val="clear"/>
        <w:spacing w:after="280" w:before="0" w:beforeAutospacing="0" w:lineRule="auto"/>
        <w:ind w:left="720" w:hanging="360"/>
        <w:rPr>
          <w:sz w:val="27"/>
          <w:szCs w:val="27"/>
          <w:highlight w:val="white"/>
        </w:rPr>
      </w:pPr>
      <w:r w:rsidDel="00000000" w:rsidR="00000000" w:rsidRPr="00000000">
        <w:rPr>
          <w:sz w:val="27"/>
          <w:szCs w:val="27"/>
          <w:highlight w:val="white"/>
          <w:rtl w:val="0"/>
        </w:rPr>
        <w:t xml:space="preserve">Absolute- an element with position absolute is moved relative to it’s nearest parent element.</w:t>
      </w:r>
    </w:p>
    <w:p w:rsidR="00000000" w:rsidDel="00000000" w:rsidP="00000000" w:rsidRDefault="00000000" w:rsidRPr="00000000" w14:paraId="0000001D">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1E">
      <w:pPr>
        <w:shd w:fill="ffffff" w:val="clear"/>
        <w:spacing w:after="280" w:before="280" w:lineRule="auto"/>
        <w:rPr>
          <w:sz w:val="27"/>
          <w:szCs w:val="27"/>
        </w:rPr>
      </w:pPr>
      <w:r w:rsidDel="00000000" w:rsidR="00000000" w:rsidRPr="00000000">
        <w:rPr>
          <w:b w:val="1"/>
          <w:color w:val="999999"/>
          <w:sz w:val="27"/>
          <w:szCs w:val="27"/>
          <w:rtl w:val="0"/>
        </w:rPr>
        <w:t xml:space="preserve">5. Write the HTML code to create a table in which there are 4 columns( ID , Employee Name, Designation, Department) and at least 6 rows. Also do some styling to it.</w:t>
      </w:r>
      <w:r w:rsidDel="00000000" w:rsidR="00000000" w:rsidRPr="00000000">
        <w:rPr>
          <w:sz w:val="27"/>
          <w:szCs w:val="27"/>
        </w:rPr>
        <w:drawing>
          <wp:inline distB="114300" distT="114300" distL="114300" distR="114300">
            <wp:extent cx="4772025" cy="2860522"/>
            <wp:effectExtent b="0" l="0" r="0" t="0"/>
            <wp:docPr id="2" name="image4.png"/>
            <a:graphic>
              <a:graphicData uri="http://schemas.openxmlformats.org/drawingml/2006/picture">
                <pic:pic>
                  <pic:nvPicPr>
                    <pic:cNvPr id="0" name="image4.png"/>
                    <pic:cNvPicPr preferRelativeResize="0"/>
                  </pic:nvPicPr>
                  <pic:blipFill>
                    <a:blip r:embed="rId10"/>
                    <a:srcRect b="23659" l="33019" r="12077" t="17532"/>
                    <a:stretch>
                      <a:fillRect/>
                    </a:stretch>
                  </pic:blipFill>
                  <pic:spPr>
                    <a:xfrm>
                      <a:off x="0" y="0"/>
                      <a:ext cx="4772025" cy="286052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80" w:before="280" w:lineRule="auto"/>
        <w:rPr>
          <w:sz w:val="27"/>
          <w:szCs w:val="27"/>
        </w:rPr>
      </w:pPr>
      <w:r w:rsidDel="00000000" w:rsidR="00000000" w:rsidRPr="00000000">
        <w:rPr>
          <w:rtl w:val="0"/>
        </w:rPr>
      </w:r>
    </w:p>
    <w:p w:rsidR="00000000" w:rsidDel="00000000" w:rsidP="00000000" w:rsidRDefault="00000000" w:rsidRPr="00000000" w14:paraId="00000020">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6. Why do we use meta tags?</w:t>
      </w:r>
    </w:p>
    <w:p w:rsidR="00000000" w:rsidDel="00000000" w:rsidP="00000000" w:rsidRDefault="00000000" w:rsidRPr="00000000" w14:paraId="00000021">
      <w:pPr>
        <w:shd w:fill="ffffff" w:val="clear"/>
        <w:spacing w:after="280" w:before="280" w:lineRule="auto"/>
        <w:rPr>
          <w:sz w:val="27"/>
          <w:szCs w:val="27"/>
        </w:rPr>
      </w:pPr>
      <w:r w:rsidDel="00000000" w:rsidR="00000000" w:rsidRPr="00000000">
        <w:rPr>
          <w:sz w:val="27"/>
          <w:szCs w:val="27"/>
          <w:rtl w:val="0"/>
        </w:rPr>
        <w:t xml:space="preserve">Meta tag&lt;meta&gt; provides information about the HTML page. Meta elements are  used to specify page description, keywords, author of the document, last modified, and other metadata. Also, it helps to improve the SEO( Search Engine Optimization) of a web page by using certain keywords related to the web page</w:t>
      </w:r>
    </w:p>
    <w:p w:rsidR="00000000" w:rsidDel="00000000" w:rsidP="00000000" w:rsidRDefault="00000000" w:rsidRPr="00000000" w14:paraId="00000022">
      <w:pPr>
        <w:shd w:fill="ffffff" w:val="clear"/>
        <w:spacing w:after="280" w:before="280" w:lineRule="auto"/>
        <w:rPr>
          <w:sz w:val="27"/>
          <w:szCs w:val="27"/>
        </w:rPr>
      </w:pPr>
      <w:r w:rsidDel="00000000" w:rsidR="00000000" w:rsidRPr="00000000">
        <w:rPr>
          <w:sz w:val="27"/>
          <w:szCs w:val="27"/>
          <w:rtl w:val="0"/>
        </w:rPr>
        <w:t xml:space="preserve">Keywords- for search engine optimisation.</w:t>
      </w:r>
    </w:p>
    <w:p w:rsidR="00000000" w:rsidDel="00000000" w:rsidP="00000000" w:rsidRDefault="00000000" w:rsidRPr="00000000" w14:paraId="00000023">
      <w:pPr>
        <w:shd w:fill="ffffff" w:val="clear"/>
        <w:spacing w:after="280" w:before="280" w:lineRule="auto"/>
        <w:rPr>
          <w:sz w:val="27"/>
          <w:szCs w:val="27"/>
        </w:rPr>
      </w:pPr>
      <w:r w:rsidDel="00000000" w:rsidR="00000000" w:rsidRPr="00000000">
        <w:rPr>
          <w:sz w:val="27"/>
          <w:szCs w:val="27"/>
          <w:rtl w:val="0"/>
        </w:rPr>
        <w:t xml:space="preserve">Description-description of web page.</w:t>
      </w:r>
    </w:p>
    <w:p w:rsidR="00000000" w:rsidDel="00000000" w:rsidP="00000000" w:rsidRDefault="00000000" w:rsidRPr="00000000" w14:paraId="00000024">
      <w:pPr>
        <w:shd w:fill="ffffff" w:val="clear"/>
        <w:spacing w:after="280" w:before="280" w:lineRule="auto"/>
        <w:rPr>
          <w:sz w:val="27"/>
          <w:szCs w:val="27"/>
        </w:rPr>
      </w:pPr>
      <w:r w:rsidDel="00000000" w:rsidR="00000000" w:rsidRPr="00000000">
        <w:rPr>
          <w:sz w:val="27"/>
          <w:szCs w:val="27"/>
          <w:rtl w:val="0"/>
        </w:rPr>
        <w:t xml:space="preserve">Name- author of the web page etc.</w:t>
      </w:r>
    </w:p>
    <w:p w:rsidR="00000000" w:rsidDel="00000000" w:rsidP="00000000" w:rsidRDefault="00000000" w:rsidRPr="00000000" w14:paraId="00000025">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26">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7. Explain box model.  </w:t>
      </w:r>
    </w:p>
    <w:p w:rsidR="00000000" w:rsidDel="00000000" w:rsidP="00000000" w:rsidRDefault="00000000" w:rsidRPr="00000000" w14:paraId="00000027">
      <w:pPr>
        <w:shd w:fill="ffffff" w:val="clear"/>
        <w:spacing w:after="280" w:before="280" w:lineRule="auto"/>
        <w:rPr>
          <w:sz w:val="27"/>
          <w:szCs w:val="27"/>
        </w:rPr>
      </w:pPr>
      <w:r w:rsidDel="00000000" w:rsidR="00000000" w:rsidRPr="00000000">
        <w:rPr>
          <w:sz w:val="27"/>
          <w:szCs w:val="27"/>
          <w:rtl w:val="0"/>
        </w:rPr>
        <w:t xml:space="preserve"> Every HTML element can be considered as a box as every element consists of margin,padding, border and the element content.</w:t>
      </w:r>
    </w:p>
    <w:p w:rsidR="00000000" w:rsidDel="00000000" w:rsidP="00000000" w:rsidRDefault="00000000" w:rsidRPr="00000000" w14:paraId="00000028">
      <w:pPr>
        <w:numPr>
          <w:ilvl w:val="0"/>
          <w:numId w:val="1"/>
        </w:numPr>
        <w:shd w:fill="ffffff" w:val="clear"/>
        <w:spacing w:after="0" w:afterAutospacing="0" w:before="220" w:lineRule="auto"/>
        <w:ind w:left="720" w:hanging="360"/>
        <w:rPr>
          <w:rFonts w:ascii="Arial" w:cs="Arial" w:eastAsia="Arial" w:hAnsi="Arial"/>
          <w:sz w:val="27"/>
          <w:szCs w:val="27"/>
        </w:rPr>
      </w:pPr>
      <w:r w:rsidDel="00000000" w:rsidR="00000000" w:rsidRPr="00000000">
        <w:rPr>
          <w:sz w:val="27"/>
          <w:szCs w:val="27"/>
          <w:rtl w:val="0"/>
        </w:rPr>
        <w:t xml:space="preserve">Content - The content of the box, where text and images appear</w:t>
      </w:r>
    </w:p>
    <w:p w:rsidR="00000000" w:rsidDel="00000000" w:rsidP="00000000" w:rsidRDefault="00000000" w:rsidRPr="00000000" w14:paraId="00000029">
      <w:pPr>
        <w:numPr>
          <w:ilvl w:val="0"/>
          <w:numId w:val="1"/>
        </w:numPr>
        <w:shd w:fill="ffffff" w:val="clear"/>
        <w:spacing w:after="0" w:afterAutospacing="0" w:before="0" w:beforeAutospacing="0" w:lineRule="auto"/>
        <w:ind w:left="720" w:hanging="360"/>
        <w:rPr>
          <w:rFonts w:ascii="Arial" w:cs="Arial" w:eastAsia="Arial" w:hAnsi="Arial"/>
          <w:sz w:val="27"/>
          <w:szCs w:val="27"/>
        </w:rPr>
      </w:pPr>
      <w:r w:rsidDel="00000000" w:rsidR="00000000" w:rsidRPr="00000000">
        <w:rPr>
          <w:sz w:val="27"/>
          <w:szCs w:val="27"/>
          <w:rtl w:val="0"/>
        </w:rPr>
        <w:t xml:space="preserve">Padding - Clears an area around the content. The padding is transparent</w:t>
      </w:r>
    </w:p>
    <w:p w:rsidR="00000000" w:rsidDel="00000000" w:rsidP="00000000" w:rsidRDefault="00000000" w:rsidRPr="00000000" w14:paraId="0000002A">
      <w:pPr>
        <w:numPr>
          <w:ilvl w:val="0"/>
          <w:numId w:val="1"/>
        </w:numPr>
        <w:shd w:fill="ffffff" w:val="clear"/>
        <w:spacing w:after="0" w:afterAutospacing="0" w:before="0" w:beforeAutospacing="0" w:lineRule="auto"/>
        <w:ind w:left="720" w:hanging="360"/>
        <w:rPr>
          <w:rFonts w:ascii="Arial" w:cs="Arial" w:eastAsia="Arial" w:hAnsi="Arial"/>
          <w:sz w:val="27"/>
          <w:szCs w:val="27"/>
        </w:rPr>
      </w:pPr>
      <w:r w:rsidDel="00000000" w:rsidR="00000000" w:rsidRPr="00000000">
        <w:rPr>
          <w:sz w:val="27"/>
          <w:szCs w:val="27"/>
          <w:rtl w:val="0"/>
        </w:rPr>
        <w:t xml:space="preserve">Border - A border that goes around the padding and content</w:t>
      </w:r>
    </w:p>
    <w:p w:rsidR="00000000" w:rsidDel="00000000" w:rsidP="00000000" w:rsidRDefault="00000000" w:rsidRPr="00000000" w14:paraId="0000002B">
      <w:pPr>
        <w:numPr>
          <w:ilvl w:val="0"/>
          <w:numId w:val="1"/>
        </w:numPr>
        <w:shd w:fill="ffffff" w:val="clear"/>
        <w:spacing w:after="220" w:before="0" w:beforeAutospacing="0" w:lineRule="auto"/>
        <w:ind w:left="720" w:hanging="360"/>
        <w:rPr>
          <w:rFonts w:ascii="Arial" w:cs="Arial" w:eastAsia="Arial" w:hAnsi="Arial"/>
          <w:sz w:val="27"/>
          <w:szCs w:val="27"/>
        </w:rPr>
      </w:pPr>
      <w:r w:rsidDel="00000000" w:rsidR="00000000" w:rsidRPr="00000000">
        <w:rPr>
          <w:sz w:val="27"/>
          <w:szCs w:val="27"/>
          <w:rtl w:val="0"/>
        </w:rPr>
        <w:t xml:space="preserve">Margin - Clears an area outside the border. The margin is transparent</w:t>
      </w:r>
    </w:p>
    <w:p w:rsidR="00000000" w:rsidDel="00000000" w:rsidP="00000000" w:rsidRDefault="00000000" w:rsidRPr="00000000" w14:paraId="0000002C">
      <w:pPr>
        <w:shd w:fill="ffffff" w:val="clear"/>
        <w:spacing w:after="220" w:before="220" w:lineRule="auto"/>
        <w:ind w:left="720" w:firstLine="0"/>
        <w:rPr>
          <w:sz w:val="27"/>
          <w:szCs w:val="27"/>
        </w:rPr>
      </w:pPr>
      <w:r w:rsidDel="00000000" w:rsidR="00000000" w:rsidRPr="00000000">
        <w:rPr>
          <w:sz w:val="27"/>
          <w:szCs w:val="27"/>
          <w:rtl w:val="0"/>
        </w:rPr>
        <w:t xml:space="preserve">So, basically, a box model refers to the box that wraps around the element.Also, we can change the size and layout of the box(margin, padding, content, border) as well.</w:t>
      </w:r>
      <w:r w:rsidDel="00000000" w:rsidR="00000000" w:rsidRPr="00000000">
        <w:rPr>
          <w:sz w:val="27"/>
          <w:szCs w:val="27"/>
        </w:rPr>
        <w:drawing>
          <wp:inline distB="114300" distT="114300" distL="114300" distR="114300">
            <wp:extent cx="3886200" cy="192405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862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220" w:before="220" w:lineRule="auto"/>
        <w:ind w:left="720" w:firstLine="0"/>
        <w:rPr>
          <w:sz w:val="27"/>
          <w:szCs w:val="27"/>
        </w:rPr>
      </w:pPr>
      <w:r w:rsidDel="00000000" w:rsidR="00000000" w:rsidRPr="00000000">
        <w:rPr>
          <w:rtl w:val="0"/>
        </w:rPr>
      </w:r>
    </w:p>
    <w:p w:rsidR="00000000" w:rsidDel="00000000" w:rsidP="00000000" w:rsidRDefault="00000000" w:rsidRPr="00000000" w14:paraId="0000002E">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2F">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8. What are the different types of CSS Selectors? </w:t>
      </w:r>
    </w:p>
    <w:p w:rsidR="00000000" w:rsidDel="00000000" w:rsidP="00000000" w:rsidRDefault="00000000" w:rsidRPr="00000000" w14:paraId="00000030">
      <w:pPr>
        <w:shd w:fill="ffffff" w:val="clear"/>
        <w:spacing w:after="280" w:before="280" w:lineRule="auto"/>
        <w:rPr>
          <w:sz w:val="27"/>
          <w:szCs w:val="27"/>
        </w:rPr>
      </w:pPr>
      <w:r w:rsidDel="00000000" w:rsidR="00000000" w:rsidRPr="00000000">
        <w:rPr>
          <w:sz w:val="27"/>
          <w:szCs w:val="27"/>
          <w:rtl w:val="0"/>
        </w:rPr>
        <w:t xml:space="preserve">CSS selector are as follows-</w:t>
      </w:r>
    </w:p>
    <w:p w:rsidR="00000000" w:rsidDel="00000000" w:rsidP="00000000" w:rsidRDefault="00000000" w:rsidRPr="00000000" w14:paraId="00000031">
      <w:pPr>
        <w:numPr>
          <w:ilvl w:val="0"/>
          <w:numId w:val="4"/>
        </w:numPr>
        <w:shd w:fill="ffffff" w:val="clear"/>
        <w:spacing w:after="0" w:afterAutospacing="0" w:before="280" w:lineRule="auto"/>
        <w:ind w:left="720" w:hanging="360"/>
        <w:rPr>
          <w:sz w:val="27"/>
          <w:szCs w:val="27"/>
          <w:u w:val="none"/>
        </w:rPr>
      </w:pPr>
      <w:r w:rsidDel="00000000" w:rsidR="00000000" w:rsidRPr="00000000">
        <w:rPr>
          <w:sz w:val="27"/>
          <w:szCs w:val="27"/>
          <w:rtl w:val="0"/>
        </w:rPr>
        <w:t xml:space="preserve">id selector- The id selector uses the id attribute of an HTML element to select a specific element. We can use single id for an  element and same id for multiple elements. Starts with (#) .</w:t>
      </w:r>
    </w:p>
    <w:p w:rsidR="00000000" w:rsidDel="00000000" w:rsidP="00000000" w:rsidRDefault="00000000" w:rsidRPr="00000000" w14:paraId="00000032">
      <w:pPr>
        <w:numPr>
          <w:ilvl w:val="0"/>
          <w:numId w:val="4"/>
        </w:numPr>
        <w:shd w:fill="ffffff" w:val="clear"/>
        <w:spacing w:after="0" w:afterAutospacing="0" w:before="0" w:beforeAutospacing="0" w:lineRule="auto"/>
        <w:ind w:left="720" w:hanging="360"/>
        <w:rPr>
          <w:sz w:val="27"/>
          <w:szCs w:val="27"/>
        </w:rPr>
      </w:pPr>
      <w:r w:rsidDel="00000000" w:rsidR="00000000" w:rsidRPr="00000000">
        <w:rPr>
          <w:sz w:val="27"/>
          <w:szCs w:val="27"/>
          <w:rtl w:val="0"/>
        </w:rPr>
        <w:t xml:space="preserve">class selector- </w:t>
      </w:r>
      <w:r w:rsidDel="00000000" w:rsidR="00000000" w:rsidRPr="00000000">
        <w:rPr>
          <w:sz w:val="27"/>
          <w:szCs w:val="27"/>
          <w:highlight w:val="white"/>
          <w:rtl w:val="0"/>
        </w:rPr>
        <w:t xml:space="preserve">The class selector selects HTML elements with a specific class attribute</w:t>
      </w:r>
      <w:r w:rsidDel="00000000" w:rsidR="00000000" w:rsidRPr="00000000">
        <w:rPr>
          <w:sz w:val="23"/>
          <w:szCs w:val="23"/>
          <w:highlight w:val="white"/>
          <w:rtl w:val="0"/>
        </w:rPr>
        <w:t xml:space="preserve">. </w:t>
      </w:r>
      <w:r w:rsidDel="00000000" w:rsidR="00000000" w:rsidRPr="00000000">
        <w:rPr>
          <w:sz w:val="27"/>
          <w:szCs w:val="27"/>
          <w:highlight w:val="white"/>
          <w:rtl w:val="0"/>
        </w:rPr>
        <w:t xml:space="preserve">Starts with (.) .</w:t>
      </w:r>
      <w:r w:rsidDel="00000000" w:rsidR="00000000" w:rsidRPr="00000000">
        <w:rPr>
          <w:rtl w:val="0"/>
        </w:rPr>
      </w:r>
    </w:p>
    <w:p w:rsidR="00000000" w:rsidDel="00000000" w:rsidP="00000000" w:rsidRDefault="00000000" w:rsidRPr="00000000" w14:paraId="00000033">
      <w:pPr>
        <w:numPr>
          <w:ilvl w:val="0"/>
          <w:numId w:val="4"/>
        </w:numPr>
        <w:shd w:fill="ffffff" w:val="clear"/>
        <w:spacing w:after="0" w:afterAutospacing="0" w:before="0" w:beforeAutospacing="0" w:lineRule="auto"/>
        <w:ind w:left="720" w:hanging="360"/>
        <w:rPr>
          <w:sz w:val="27"/>
          <w:szCs w:val="27"/>
        </w:rPr>
      </w:pPr>
      <w:r w:rsidDel="00000000" w:rsidR="00000000" w:rsidRPr="00000000">
        <w:rPr>
          <w:sz w:val="27"/>
          <w:szCs w:val="27"/>
          <w:rtl w:val="0"/>
        </w:rPr>
        <w:t xml:space="preserve">element selector - </w:t>
      </w:r>
      <w:r w:rsidDel="00000000" w:rsidR="00000000" w:rsidRPr="00000000">
        <w:rPr>
          <w:sz w:val="27"/>
          <w:szCs w:val="27"/>
          <w:highlight w:val="white"/>
          <w:rtl w:val="0"/>
        </w:rPr>
        <w:t xml:space="preserve">The element selector selects HTML elements based on the element name</w:t>
      </w:r>
      <w:r w:rsidDel="00000000" w:rsidR="00000000" w:rsidRPr="00000000">
        <w:rPr>
          <w:rFonts w:ascii="Verdana" w:cs="Verdana" w:eastAsia="Verdana" w:hAnsi="Verdana"/>
          <w:sz w:val="23"/>
          <w:szCs w:val="23"/>
          <w:highlight w:val="white"/>
          <w:rtl w:val="0"/>
        </w:rPr>
        <w:t xml:space="preserve">. Eg </w:t>
      </w:r>
      <w:r w:rsidDel="00000000" w:rsidR="00000000" w:rsidRPr="00000000">
        <w:rPr>
          <w:rFonts w:ascii="Verdana" w:cs="Verdana" w:eastAsia="Verdana" w:hAnsi="Verdana"/>
          <w:sz w:val="27"/>
          <w:szCs w:val="27"/>
          <w:highlight w:val="white"/>
          <w:rtl w:val="0"/>
        </w:rPr>
        <w:t xml:space="preserve"> p</w:t>
      </w:r>
      <w:r w:rsidDel="00000000" w:rsidR="00000000" w:rsidRPr="00000000">
        <w:rPr>
          <w:rtl w:val="0"/>
        </w:rPr>
      </w:r>
    </w:p>
    <w:p w:rsidR="00000000" w:rsidDel="00000000" w:rsidP="00000000" w:rsidRDefault="00000000" w:rsidRPr="00000000" w14:paraId="00000034">
      <w:pPr>
        <w:numPr>
          <w:ilvl w:val="0"/>
          <w:numId w:val="4"/>
        </w:numPr>
        <w:shd w:fill="ffffff" w:val="clear"/>
        <w:spacing w:after="0" w:afterAutospacing="0" w:before="0" w:beforeAutospacing="0" w:lineRule="auto"/>
        <w:ind w:left="720" w:hanging="360"/>
        <w:rPr>
          <w:sz w:val="27"/>
          <w:szCs w:val="27"/>
        </w:rPr>
      </w:pPr>
      <w:r w:rsidDel="00000000" w:rsidR="00000000" w:rsidRPr="00000000">
        <w:rPr>
          <w:sz w:val="27"/>
          <w:szCs w:val="27"/>
          <w:rtl w:val="0"/>
        </w:rPr>
        <w:t xml:space="preserve">universal selector -  It selects all the element within a page(*)</w:t>
      </w:r>
    </w:p>
    <w:p w:rsidR="00000000" w:rsidDel="00000000" w:rsidP="00000000" w:rsidRDefault="00000000" w:rsidRPr="00000000" w14:paraId="00000035">
      <w:pPr>
        <w:numPr>
          <w:ilvl w:val="0"/>
          <w:numId w:val="4"/>
        </w:numPr>
        <w:shd w:fill="ffffff" w:val="clear"/>
        <w:spacing w:after="280" w:before="0" w:beforeAutospacing="0" w:lineRule="auto"/>
        <w:ind w:left="720" w:hanging="360"/>
        <w:rPr>
          <w:sz w:val="27"/>
          <w:szCs w:val="27"/>
        </w:rPr>
      </w:pPr>
      <w:r w:rsidDel="00000000" w:rsidR="00000000" w:rsidRPr="00000000">
        <w:rPr>
          <w:sz w:val="27"/>
          <w:szCs w:val="27"/>
          <w:rtl w:val="0"/>
        </w:rPr>
        <w:t xml:space="preserve">grouping selector - an element can use multiple classes.Eg p,h1,h2.</w:t>
      </w:r>
    </w:p>
    <w:p w:rsidR="00000000" w:rsidDel="00000000" w:rsidP="00000000" w:rsidRDefault="00000000" w:rsidRPr="00000000" w14:paraId="00000036">
      <w:pPr>
        <w:shd w:fill="ffffff" w:val="clear"/>
        <w:spacing w:after="280" w:before="280" w:lineRule="auto"/>
        <w:rPr>
          <w:sz w:val="27"/>
          <w:szCs w:val="27"/>
        </w:rPr>
      </w:pPr>
      <w:r w:rsidDel="00000000" w:rsidR="00000000" w:rsidRPr="00000000">
        <w:rPr>
          <w:sz w:val="27"/>
          <w:szCs w:val="27"/>
        </w:rPr>
        <w:drawing>
          <wp:inline distB="114300" distT="114300" distL="114300" distR="114300">
            <wp:extent cx="2409825" cy="3343275"/>
            <wp:effectExtent b="0" l="0" r="0" t="0"/>
            <wp:docPr id="1" name="image6.png"/>
            <a:graphic>
              <a:graphicData uri="http://schemas.openxmlformats.org/drawingml/2006/picture">
                <pic:pic>
                  <pic:nvPicPr>
                    <pic:cNvPr id="0" name="image6.png"/>
                    <pic:cNvPicPr preferRelativeResize="0"/>
                  </pic:nvPicPr>
                  <pic:blipFill>
                    <a:blip r:embed="rId12"/>
                    <a:srcRect b="0" l="5288" r="54166" t="0"/>
                    <a:stretch>
                      <a:fillRect/>
                    </a:stretch>
                  </pic:blipFill>
                  <pic:spPr>
                    <a:xfrm>
                      <a:off x="0" y="0"/>
                      <a:ext cx="2409825" cy="3343275"/>
                    </a:xfrm>
                    <a:prstGeom prst="rect"/>
                    <a:ln/>
                  </pic:spPr>
                </pic:pic>
              </a:graphicData>
            </a:graphic>
          </wp:inline>
        </w:drawing>
      </w:r>
      <w:r w:rsidDel="00000000" w:rsidR="00000000" w:rsidRPr="00000000">
        <w:rPr>
          <w:sz w:val="27"/>
          <w:szCs w:val="27"/>
        </w:rPr>
        <w:drawing>
          <wp:inline distB="114300" distT="114300" distL="114300" distR="114300">
            <wp:extent cx="1800225" cy="3331297"/>
            <wp:effectExtent b="0" l="0" r="0" t="0"/>
            <wp:docPr id="11" name="image5.png"/>
            <a:graphic>
              <a:graphicData uri="http://schemas.openxmlformats.org/drawingml/2006/picture">
                <pic:pic>
                  <pic:nvPicPr>
                    <pic:cNvPr id="0" name="image5.png"/>
                    <pic:cNvPicPr preferRelativeResize="0"/>
                  </pic:nvPicPr>
                  <pic:blipFill>
                    <a:blip r:embed="rId13"/>
                    <a:srcRect b="0" l="4805" r="64903" t="2017"/>
                    <a:stretch>
                      <a:fillRect/>
                    </a:stretch>
                  </pic:blipFill>
                  <pic:spPr>
                    <a:xfrm>
                      <a:off x="0" y="0"/>
                      <a:ext cx="1800225" cy="3331297"/>
                    </a:xfrm>
                    <a:prstGeom prst="rect"/>
                    <a:ln/>
                  </pic:spPr>
                </pic:pic>
              </a:graphicData>
            </a:graphic>
          </wp:inline>
        </w:drawing>
      </w:r>
      <w:r w:rsidDel="00000000" w:rsidR="00000000" w:rsidRPr="00000000">
        <w:rPr>
          <w:sz w:val="27"/>
          <w:szCs w:val="27"/>
        </w:rPr>
        <w:drawing>
          <wp:inline distB="114300" distT="114300" distL="114300" distR="114300">
            <wp:extent cx="1571625" cy="3350347"/>
            <wp:effectExtent b="0" l="0" r="0" t="0"/>
            <wp:docPr id="7" name="image10.png"/>
            <a:graphic>
              <a:graphicData uri="http://schemas.openxmlformats.org/drawingml/2006/picture">
                <pic:pic>
                  <pic:nvPicPr>
                    <pic:cNvPr id="0" name="image10.png"/>
                    <pic:cNvPicPr preferRelativeResize="0"/>
                  </pic:nvPicPr>
                  <pic:blipFill>
                    <a:blip r:embed="rId14"/>
                    <a:srcRect b="0" l="52724" r="20833" t="7715"/>
                    <a:stretch>
                      <a:fillRect/>
                    </a:stretch>
                  </pic:blipFill>
                  <pic:spPr>
                    <a:xfrm>
                      <a:off x="0" y="0"/>
                      <a:ext cx="1571625" cy="335034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38">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9. Define Doctype.</w:t>
      </w:r>
    </w:p>
    <w:p w:rsidR="00000000" w:rsidDel="00000000" w:rsidP="00000000" w:rsidRDefault="00000000" w:rsidRPr="00000000" w14:paraId="00000039">
      <w:pPr>
        <w:shd w:fill="ffffff" w:val="clear"/>
        <w:spacing w:after="280" w:before="280" w:lineRule="auto"/>
        <w:rPr>
          <w:sz w:val="27"/>
          <w:szCs w:val="27"/>
        </w:rPr>
      </w:pPr>
      <w:r w:rsidDel="00000000" w:rsidR="00000000" w:rsidRPr="00000000">
        <w:rPr>
          <w:sz w:val="27"/>
          <w:szCs w:val="27"/>
          <w:rtl w:val="0"/>
        </w:rPr>
        <w:t xml:space="preserve">!DOCTYPE&gt; at the beginning of the HTML page gives information about the browser that the given HTML page is is of what document type,</w:t>
      </w:r>
    </w:p>
    <w:p w:rsidR="00000000" w:rsidDel="00000000" w:rsidP="00000000" w:rsidRDefault="00000000" w:rsidRPr="00000000" w14:paraId="0000003A">
      <w:pPr>
        <w:shd w:fill="ffffff" w:val="clear"/>
        <w:spacing w:after="280" w:before="280" w:lineRule="auto"/>
        <w:rPr>
          <w:sz w:val="27"/>
          <w:szCs w:val="27"/>
        </w:rPr>
      </w:pPr>
      <w:r w:rsidDel="00000000" w:rsidR="00000000" w:rsidRPr="00000000">
        <w:rPr>
          <w:sz w:val="27"/>
          <w:szCs w:val="27"/>
          <w:rtl w:val="0"/>
        </w:rPr>
        <w:t xml:space="preserve">For HTML 5 , it is as such</w:t>
      </w:r>
    </w:p>
    <w:p w:rsidR="00000000" w:rsidDel="00000000" w:rsidP="00000000" w:rsidRDefault="00000000" w:rsidRPr="00000000" w14:paraId="0000003B">
      <w:pPr>
        <w:shd w:fill="ffffff" w:val="clear"/>
        <w:spacing w:after="280" w:before="280" w:lineRule="auto"/>
        <w:rPr>
          <w:sz w:val="27"/>
          <w:szCs w:val="27"/>
        </w:rPr>
      </w:pPr>
      <w:r w:rsidDel="00000000" w:rsidR="00000000" w:rsidRPr="00000000">
        <w:rPr>
          <w:sz w:val="27"/>
          <w:szCs w:val="27"/>
          <w:rtl w:val="0"/>
        </w:rPr>
        <w:t xml:space="preserve">&lt;!DOCTYPE HTML&gt;</w:t>
      </w:r>
    </w:p>
    <w:p w:rsidR="00000000" w:rsidDel="00000000" w:rsidP="00000000" w:rsidRDefault="00000000" w:rsidRPr="00000000" w14:paraId="0000003C">
      <w:pPr>
        <w:shd w:fill="ffffff" w:val="clear"/>
        <w:spacing w:after="280" w:before="280" w:lineRule="auto"/>
        <w:rPr>
          <w:color w:val="999999"/>
          <w:sz w:val="27"/>
          <w:szCs w:val="27"/>
        </w:rPr>
      </w:pPr>
      <w:r w:rsidDel="00000000" w:rsidR="00000000" w:rsidRPr="00000000">
        <w:rPr>
          <w:sz w:val="27"/>
          <w:szCs w:val="27"/>
          <w:rtl w:val="0"/>
        </w:rPr>
        <w:t xml:space="preserve">Also, it is not case sensitive.</w:t>
      </w:r>
      <w:r w:rsidDel="00000000" w:rsidR="00000000" w:rsidRPr="00000000">
        <w:rPr>
          <w:rtl w:val="0"/>
        </w:rPr>
      </w:r>
    </w:p>
    <w:p w:rsidR="00000000" w:rsidDel="00000000" w:rsidP="00000000" w:rsidRDefault="00000000" w:rsidRPr="00000000" w14:paraId="0000003D">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10. Explain 5 HTML5 semantic tags.</w:t>
      </w:r>
    </w:p>
    <w:p w:rsidR="00000000" w:rsidDel="00000000" w:rsidP="00000000" w:rsidRDefault="00000000" w:rsidRPr="00000000" w14:paraId="0000003E">
      <w:pPr>
        <w:shd w:fill="ffffff" w:val="clear"/>
        <w:spacing w:after="280" w:before="280" w:lineRule="auto"/>
        <w:rPr>
          <w:sz w:val="27"/>
          <w:szCs w:val="27"/>
        </w:rPr>
      </w:pPr>
      <w:r w:rsidDel="00000000" w:rsidR="00000000" w:rsidRPr="00000000">
        <w:rPr>
          <w:sz w:val="27"/>
          <w:szCs w:val="27"/>
          <w:rtl w:val="0"/>
        </w:rPr>
        <w:t xml:space="preserve">1) &lt;sectio&gt; this tag is used to define a section the page.</w:t>
      </w:r>
    </w:p>
    <w:p w:rsidR="00000000" w:rsidDel="00000000" w:rsidP="00000000" w:rsidRDefault="00000000" w:rsidRPr="00000000" w14:paraId="0000003F">
      <w:pPr>
        <w:shd w:fill="ffffff" w:val="clear"/>
        <w:spacing w:after="280" w:before="280" w:lineRule="auto"/>
        <w:rPr>
          <w:sz w:val="27"/>
          <w:szCs w:val="27"/>
        </w:rPr>
      </w:pPr>
      <w:r w:rsidDel="00000000" w:rsidR="00000000" w:rsidRPr="00000000">
        <w:rPr>
          <w:sz w:val="27"/>
          <w:szCs w:val="27"/>
          <w:rtl w:val="0"/>
        </w:rPr>
        <w:t xml:space="preserve">2) &lt;article&gt; this tag is used to define a independent self contained content.</w:t>
      </w:r>
    </w:p>
    <w:p w:rsidR="00000000" w:rsidDel="00000000" w:rsidP="00000000" w:rsidRDefault="00000000" w:rsidRPr="00000000" w14:paraId="00000040">
      <w:pPr>
        <w:shd w:fill="ffffff" w:val="clear"/>
        <w:spacing w:after="280" w:before="280" w:lineRule="auto"/>
        <w:rPr>
          <w:sz w:val="27"/>
          <w:szCs w:val="27"/>
        </w:rPr>
      </w:pPr>
      <w:r w:rsidDel="00000000" w:rsidR="00000000" w:rsidRPr="00000000">
        <w:rPr>
          <w:sz w:val="27"/>
          <w:szCs w:val="27"/>
          <w:rtl w:val="0"/>
        </w:rPr>
        <w:t xml:space="preserve">3) &lt;header&gt; it defines a header for introductory content and set of navigation links. We can have multiple &lt;header&gt;</w:t>
      </w:r>
    </w:p>
    <w:p w:rsidR="00000000" w:rsidDel="00000000" w:rsidP="00000000" w:rsidRDefault="00000000" w:rsidRPr="00000000" w14:paraId="00000041">
      <w:pPr>
        <w:shd w:fill="ffffff" w:val="clear"/>
        <w:spacing w:after="280" w:before="280" w:lineRule="auto"/>
        <w:rPr>
          <w:sz w:val="27"/>
          <w:szCs w:val="27"/>
        </w:rPr>
      </w:pPr>
      <w:r w:rsidDel="00000000" w:rsidR="00000000" w:rsidRPr="00000000">
        <w:rPr>
          <w:sz w:val="27"/>
          <w:szCs w:val="27"/>
          <w:rtl w:val="0"/>
        </w:rPr>
        <w:t xml:space="preserve">3)&lt;footer&gt; - defines a footer for a document or a section</w:t>
      </w:r>
    </w:p>
    <w:p w:rsidR="00000000" w:rsidDel="00000000" w:rsidP="00000000" w:rsidRDefault="00000000" w:rsidRPr="00000000" w14:paraId="00000042">
      <w:pPr>
        <w:shd w:fill="ffffff" w:val="clear"/>
        <w:spacing w:after="280" w:before="280" w:lineRule="auto"/>
        <w:rPr>
          <w:sz w:val="27"/>
          <w:szCs w:val="27"/>
        </w:rPr>
      </w:pPr>
      <w:r w:rsidDel="00000000" w:rsidR="00000000" w:rsidRPr="00000000">
        <w:rPr>
          <w:sz w:val="27"/>
          <w:szCs w:val="27"/>
          <w:rtl w:val="0"/>
        </w:rPr>
        <w:t xml:space="preserve">4) &lt;nav&gt; - defines navigation link in the document/page etc, is very handy in creating a navigation bar.</w:t>
      </w:r>
    </w:p>
    <w:p w:rsidR="00000000" w:rsidDel="00000000" w:rsidP="00000000" w:rsidRDefault="00000000" w:rsidRPr="00000000" w14:paraId="00000043">
      <w:pPr>
        <w:shd w:fill="ffffff" w:val="clear"/>
        <w:spacing w:after="280" w:before="280" w:lineRule="auto"/>
        <w:rPr>
          <w:sz w:val="27"/>
          <w:szCs w:val="27"/>
        </w:rPr>
      </w:pPr>
      <w:r w:rsidDel="00000000" w:rsidR="00000000" w:rsidRPr="00000000">
        <w:rPr>
          <w:sz w:val="27"/>
          <w:szCs w:val="27"/>
          <w:rtl w:val="0"/>
        </w:rPr>
        <w:t xml:space="preserve">5) &lt;main&gt; to specify a main content of the document.</w:t>
      </w:r>
    </w:p>
    <w:p w:rsidR="00000000" w:rsidDel="00000000" w:rsidP="00000000" w:rsidRDefault="00000000" w:rsidRPr="00000000" w14:paraId="00000044">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45">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46">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11. Create HTML for web-page.jpg (check resources, highest weightage for answers).</w:t>
      </w:r>
    </w:p>
    <w:p w:rsidR="00000000" w:rsidDel="00000000" w:rsidP="00000000" w:rsidRDefault="00000000" w:rsidRPr="00000000" w14:paraId="00000047">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48">
      <w:pPr>
        <w:shd w:fill="ffffff" w:val="clear"/>
        <w:spacing w:after="280" w:before="280" w:lineRule="auto"/>
        <w:rPr>
          <w:ins w:author="Akshay Negi" w:id="0" w:date="2021-02-09T19:52:49Z"/>
          <w:b w:val="1"/>
          <w:color w:val="999999"/>
          <w:sz w:val="27"/>
          <w:szCs w:val="27"/>
        </w:rPr>
      </w:pPr>
      <w:r w:rsidDel="00000000" w:rsidR="00000000" w:rsidRPr="00000000">
        <w:rPr>
          <w:b w:val="1"/>
          <w:color w:val="999999"/>
          <w:sz w:val="27"/>
          <w:szCs w:val="27"/>
        </w:rPr>
        <w:drawing>
          <wp:inline distB="114300" distT="114300" distL="114300" distR="114300">
            <wp:extent cx="5667375" cy="2780285"/>
            <wp:effectExtent b="0" l="0" r="0" t="0"/>
            <wp:docPr id="8" name="image8.png"/>
            <a:graphic>
              <a:graphicData uri="http://schemas.openxmlformats.org/drawingml/2006/picture">
                <pic:pic>
                  <pic:nvPicPr>
                    <pic:cNvPr id="0" name="image8.png"/>
                    <pic:cNvPicPr preferRelativeResize="0"/>
                  </pic:nvPicPr>
                  <pic:blipFill>
                    <a:blip r:embed="rId15"/>
                    <a:srcRect b="0" l="4647" r="0" t="16839"/>
                    <a:stretch>
                      <a:fillRect/>
                    </a:stretch>
                  </pic:blipFill>
                  <pic:spPr>
                    <a:xfrm>
                      <a:off x="0" y="0"/>
                      <a:ext cx="5667375" cy="2780285"/>
                    </a:xfrm>
                    <a:prstGeom prst="rect"/>
                    <a:ln/>
                  </pic:spPr>
                </pic:pic>
              </a:graphicData>
            </a:graphic>
          </wp:inline>
        </w:drawing>
      </w:r>
      <w:ins w:author="Akshay Negi" w:id="0" w:date="2021-02-09T19:52:49Z">
        <w:r w:rsidDel="00000000" w:rsidR="00000000" w:rsidRPr="00000000">
          <w:rPr>
            <w:rtl w:val="0"/>
          </w:rPr>
        </w:r>
      </w:ins>
    </w:p>
    <w:p w:rsidR="00000000" w:rsidDel="00000000" w:rsidP="00000000" w:rsidRDefault="00000000" w:rsidRPr="00000000" w14:paraId="00000049">
      <w:pPr>
        <w:shd w:fill="ffffff" w:val="clear"/>
        <w:spacing w:after="280" w:before="280" w:lineRule="auto"/>
        <w:rPr>
          <w:ins w:author="Akshay Negi" w:id="0" w:date="2021-02-09T19:52:49Z"/>
          <w:b w:val="1"/>
          <w:color w:val="999999"/>
          <w:sz w:val="27"/>
          <w:szCs w:val="27"/>
        </w:rPr>
      </w:pPr>
      <w:ins w:author="Akshay Negi" w:id="0" w:date="2021-02-09T19:52:49Z">
        <w:r w:rsidDel="00000000" w:rsidR="00000000" w:rsidRPr="00000000">
          <w:rPr>
            <w:rtl w:val="0"/>
          </w:rPr>
        </w:r>
      </w:ins>
    </w:p>
    <w:p w:rsidR="00000000" w:rsidDel="00000000" w:rsidP="00000000" w:rsidRDefault="00000000" w:rsidRPr="00000000" w14:paraId="0000004A">
      <w:pPr>
        <w:shd w:fill="ffffff" w:val="clear"/>
        <w:spacing w:after="280" w:before="280" w:lineRule="auto"/>
        <w:rPr>
          <w:ins w:author="Akshay Negi" w:id="0" w:date="2021-02-09T19:52:49Z"/>
          <w:b w:val="1"/>
          <w:color w:val="999999"/>
          <w:sz w:val="27"/>
          <w:szCs w:val="27"/>
        </w:rPr>
      </w:pPr>
      <w:ins w:author="Akshay Negi" w:id="0" w:date="2021-02-09T19:52:49Z">
        <w:r w:rsidDel="00000000" w:rsidR="00000000" w:rsidRPr="00000000">
          <w:rPr>
            <w:rtl w:val="0"/>
          </w:rPr>
        </w:r>
      </w:ins>
    </w:p>
    <w:p w:rsidR="00000000" w:rsidDel="00000000" w:rsidP="00000000" w:rsidRDefault="00000000" w:rsidRPr="00000000" w14:paraId="0000004B">
      <w:pPr>
        <w:shd w:fill="ffffff" w:val="clear"/>
        <w:spacing w:after="280" w:before="280" w:lineRule="auto"/>
        <w:rPr>
          <w:ins w:author="Akshay Negi" w:id="0" w:date="2021-02-09T19:52:49Z"/>
          <w:b w:val="1"/>
          <w:color w:val="999999"/>
          <w:sz w:val="27"/>
          <w:szCs w:val="27"/>
        </w:rPr>
      </w:pPr>
      <w:ins w:author="Akshay Negi" w:id="0" w:date="2021-02-09T19:52:49Z">
        <w:r w:rsidDel="00000000" w:rsidR="00000000" w:rsidRPr="00000000">
          <w:rPr>
            <w:rtl w:val="0"/>
          </w:rPr>
        </w:r>
      </w:ins>
    </w:p>
    <w:p w:rsidR="00000000" w:rsidDel="00000000" w:rsidP="00000000" w:rsidRDefault="00000000" w:rsidRPr="00000000" w14:paraId="0000004C">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99999"/>
          <w:sz w:val="27"/>
          <w:szCs w:val="27"/>
        </w:rPr>
      </w:pPr>
      <w:r w:rsidDel="00000000" w:rsidR="00000000" w:rsidRPr="00000000">
        <w:rPr>
          <w:b w:val="1"/>
          <w:color w:val="999999"/>
          <w:sz w:val="27"/>
          <w:szCs w:val="27"/>
          <w:rtl w:val="0"/>
        </w:rPr>
        <w:t xml:space="preserve">12. Create HTML for form.png (check resources, highest weightage for answers)</w:t>
      </w:r>
      <w:r w:rsidDel="00000000" w:rsidR="00000000" w:rsidRPr="00000000">
        <w:rPr>
          <w:rtl w:val="0"/>
        </w:rPr>
      </w:r>
    </w:p>
    <w:p w:rsidR="00000000" w:rsidDel="00000000" w:rsidP="00000000" w:rsidRDefault="00000000" w:rsidRPr="00000000" w14:paraId="0000004E">
      <w:pPr>
        <w:rPr>
          <w:b w:val="1"/>
          <w:sz w:val="32"/>
          <w:szCs w:val="32"/>
        </w:rPr>
      </w:pPr>
      <w:r w:rsidDel="00000000" w:rsidR="00000000" w:rsidRPr="00000000">
        <w:rPr>
          <w:rtl w:val="0"/>
        </w:rPr>
      </w:r>
    </w:p>
    <w:p w:rsidR="00000000" w:rsidDel="00000000" w:rsidP="00000000" w:rsidRDefault="00000000" w:rsidRPr="00000000" w14:paraId="0000004F">
      <w:pPr>
        <w:jc w:val="left"/>
        <w:rPr>
          <w:b w:val="1"/>
          <w:sz w:val="32"/>
          <w:szCs w:val="32"/>
        </w:rPr>
      </w:pPr>
      <w:r w:rsidDel="00000000" w:rsidR="00000000" w:rsidRPr="00000000">
        <w:rPr>
          <w:b w:val="1"/>
          <w:sz w:val="32"/>
          <w:szCs w:val="32"/>
        </w:rPr>
        <w:drawing>
          <wp:inline distB="114300" distT="114300" distL="114300" distR="114300">
            <wp:extent cx="5667375" cy="3102391"/>
            <wp:effectExtent b="0" l="0" r="0" t="0"/>
            <wp:docPr id="10" name="image7.png"/>
            <a:graphic>
              <a:graphicData uri="http://schemas.openxmlformats.org/drawingml/2006/picture">
                <pic:pic>
                  <pic:nvPicPr>
                    <pic:cNvPr id="0" name="image7.png"/>
                    <pic:cNvPicPr preferRelativeResize="0"/>
                  </pic:nvPicPr>
                  <pic:blipFill>
                    <a:blip r:embed="rId16"/>
                    <a:srcRect b="0" l="4647" r="0" t="7283"/>
                    <a:stretch>
                      <a:fillRect/>
                    </a:stretch>
                  </pic:blipFill>
                  <pic:spPr>
                    <a:xfrm>
                      <a:off x="0" y="0"/>
                      <a:ext cx="5667375" cy="310239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b w:val="1"/>
          <w:sz w:val="32"/>
          <w:szCs w:val="32"/>
        </w:rPr>
      </w:pPr>
      <w:r w:rsidDel="00000000" w:rsidR="00000000" w:rsidRPr="00000000">
        <w:rPr>
          <w:rtl w:val="0"/>
        </w:rPr>
      </w:r>
    </w:p>
    <w:p w:rsidR="00000000" w:rsidDel="00000000" w:rsidP="00000000" w:rsidRDefault="00000000" w:rsidRPr="00000000" w14:paraId="00000051">
      <w:pPr>
        <w:jc w:val="left"/>
        <w:rPr>
          <w:b w:val="1"/>
          <w:sz w:val="32"/>
          <w:szCs w:val="32"/>
        </w:rPr>
      </w:pPr>
      <w:r w:rsidDel="00000000" w:rsidR="00000000" w:rsidRPr="00000000">
        <w:rPr>
          <w:b w:val="1"/>
          <w:sz w:val="32"/>
          <w:szCs w:val="32"/>
          <w:rtl w:val="0"/>
        </w:rPr>
        <w:t xml:space="preserve">Google doc link= </w:t>
      </w:r>
      <w:hyperlink r:id="rId17">
        <w:r w:rsidDel="00000000" w:rsidR="00000000" w:rsidRPr="00000000">
          <w:rPr>
            <w:b w:val="1"/>
            <w:color w:val="1155cc"/>
            <w:sz w:val="32"/>
            <w:szCs w:val="32"/>
            <w:u w:val="single"/>
            <w:rtl w:val="0"/>
          </w:rPr>
          <w:t xml:space="preserve">https://docs.google.com/document/d/1ws1DA47WRR33ERuuFlcwPyrIVk2STS1LADOjacEa5n8/edit?usp=sharing</w:t>
        </w:r>
      </w:hyperlink>
      <w:r w:rsidDel="00000000" w:rsidR="00000000" w:rsidRPr="00000000">
        <w:rPr>
          <w:b w:val="1"/>
          <w:sz w:val="32"/>
          <w:szCs w:val="32"/>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hyperlink" Target="https://docs.google.com/document/d/1ws1DA47WRR33ERuuFlcwPyrIVk2STS1LADOjacEa5n8/edit?usp=sharing" TargetMode="Externa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